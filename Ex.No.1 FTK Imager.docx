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1" w:line="360" w:lineRule="auto"/>
        <w:ind w:left="119"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 No 1: </w:t>
        <w:tab/>
        <w:tab/>
        <w:t xml:space="preserve">Evidence Acquisition Using AccessData FTK Imager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Forensic Toolkit or FTK is a computer forensics software product made by AccessData. This is a Windows based commercial product. For forensic investigations, the same development team has created a free version of the commercial product with fewer functionalities. This FTK Imager tool is capable of both acquiring and analyzing computer forensic evidence.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evidence FTK Imager can acquire can be split into two main parts. They are:</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8"/>
          <w:tab w:val="left" w:leader="none" w:pos="840"/>
        </w:tabs>
        <w:spacing w:after="0" w:before="118" w:line="360" w:lineRule="auto"/>
        <w:ind w:left="839" w:right="0" w:hanging="3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Acquiring volatile memory</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8"/>
          <w:tab w:val="left" w:leader="none" w:pos="840"/>
        </w:tabs>
        <w:spacing w:after="0" w:before="0" w:line="360" w:lineRule="auto"/>
        <w:ind w:left="839" w:right="0" w:hanging="3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Acquiring non-volatile memory (Hard disk)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60" w:lineRule="auto"/>
        <w:ind w:left="1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two possible ways this tool can be used in forensics image acquisitions:</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8"/>
          <w:tab w:val="left" w:leader="none" w:pos="840"/>
        </w:tabs>
        <w:spacing w:after="0" w:before="118" w:line="360" w:lineRule="auto"/>
        <w:ind w:left="839" w:right="404"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FTK Imager portable version in a USB pen drive or HDD and opening it directly from the evidence machine. This option is most frequently used in live data acquisition where the evidence PC/laptop is switched on.</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8"/>
          <w:tab w:val="left" w:leader="none" w:pos="840"/>
        </w:tabs>
        <w:spacing w:after="0" w:before="0" w:line="360" w:lineRule="auto"/>
        <w:ind w:left="839" w:right="0" w:hanging="3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Installing FTK Imager on the investigator’s laptop.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39" w:right="3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case the source disk should be mounted into the investigator’s laptop via write blocker. The write blocker prevents data being modified in the evidence source disk while providing read-only access to the investigator’s laptop. This helps to maintain the integrity of the source disk.</w:t>
      </w:r>
    </w:p>
    <w:p w:rsidR="00000000" w:rsidDel="00000000" w:rsidP="00000000" w:rsidRDefault="00000000" w:rsidRPr="00000000" w14:paraId="0000000D">
      <w:pPr>
        <w:pStyle w:val="Title"/>
        <w:spacing w:line="360" w:lineRule="auto"/>
        <w:ind w:firstLine="1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Acquiring volatile memory using FTK Imager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60" w:lineRule="auto"/>
        <w:ind w:left="119" w:right="3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FTK Imager tool helps investigators to collect the complete volatile memory (RAM) of a computer. The following steps will show you how to do this.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60" w:lineRule="auto"/>
        <w:ind w:left="119" w:right="3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FTK Imager and navigate to the volatile memory icon (capture memory).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dt>
      <w:sdtPr>
        <w:id w:val="1240767337"/>
        <w:tag w:val="goog_rdk_1"/>
      </w:sdtPr>
      <w:sdtContent>
        <w:p w:rsidR="00000000" w:rsidDel="00000000" w:rsidP="00000000" w:rsidRDefault="00000000" w:rsidRPr="00000000" w14:paraId="00000016">
          <w:pPr>
            <w:rPr>
              <w:b w:val="1"/>
              <w:bCs w:val="1"/>
              <w:rPrChange w:author="MOOLI UDAY KUMAR REDDY 2024-CSE" w:id="0" w:date="2026-08-12T15:12:06Z">
                <w:rPr/>
              </w:rPrChange>
            </w:rPr>
          </w:pPr>
          <w:sdt>
            <w:sdtPr>
              <w:id w:val="-1772158955"/>
              <w:tag w:val="goog_rdk_0"/>
            </w:sdtPr>
            <w:sdtContent>
              <w:r w:rsidDel="00000000" w:rsidR="00000000" w:rsidRPr="00000000">
                <w:rPr>
                  <w:rtl w:val="0"/>
                </w:rPr>
              </w:r>
            </w:sdtContent>
          </w:sdt>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dt>
      <w:sdtPr>
        <w:id w:val="-1655284740"/>
        <w:tag w:val="goog_rdk_4"/>
      </w:sdtPr>
      <w:sdtContent>
        <w:p w:rsidR="00000000" w:rsidDel="00000000" w:rsidP="00000000" w:rsidRDefault="00000000" w:rsidRPr="00000000" w14:paraId="0000001A">
          <w:pPr>
            <w:rPr>
              <w:ins w:author="SIDAGAM VAMSI CHARAN 2024-CSE" w:id="1" w:date="2026-07-30T06:22:04Z"/>
            </w:rPr>
          </w:pPr>
          <w:sdt>
            <w:sdtPr>
              <w:id w:val="2015534513"/>
              <w:tag w:val="goog_rdk_3"/>
            </w:sdtPr>
            <w:sdtContent>
              <w:ins w:author="SIDAGAM VAMSI CHARAN 2024-CSE" w:id="1" w:date="2026-07-30T06:22:04Z">
                <w:r w:rsidDel="00000000" w:rsidR="00000000" w:rsidRPr="00000000">
                  <w:rPr>
                    <w:rtl w:val="0"/>
                  </w:rPr>
                </w:r>
              </w:ins>
            </w:sdtContent>
          </w:sdt>
        </w:p>
      </w:sdtContent>
    </w:sdt>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tabs>
          <w:tab w:val="left" w:leader="none" w:pos="3270"/>
        </w:tabs>
        <w:rPr>
          <w:rFonts w:ascii="Times New Roman" w:cs="Times New Roman" w:eastAsia="Times New Roman" w:hAnsi="Times New Roman"/>
          <w:sz w:val="24"/>
          <w:szCs w:val="24"/>
        </w:rPr>
      </w:pPr>
      <w:r w:rsidDel="00000000" w:rsidR="00000000" w:rsidRPr="00000000">
        <w:rPr>
          <w:rtl w:val="0"/>
        </w:rPr>
        <w:tab/>
      </w:r>
      <w:r w:rsidDel="00000000" w:rsidR="00000000" w:rsidRPr="00000000">
        <w:rPr>
          <w:rtl w:val="0"/>
        </w:rPr>
      </w:r>
      <w:sdt>
        <w:sdtPr>
          <w:id w:val="-766484294"/>
          <w:tag w:val="goog_rdk_5"/>
        </w:sdtPr>
        <w:sdtContent>
          <w:del w:author="SIDAGAM VAMSI CHARAN 2024-CSE" w:id="2" w:date="2026-08-06T06:55:32Z">
            <w:r w:rsidDel="00000000" w:rsidR="00000000" w:rsidRPr="00000000">
              <w:drawing>
                <wp:anchor allowOverlap="1" behindDoc="0" distB="0" distT="0" distL="0" distR="0" hidden="0" layoutInCell="1" locked="0" relativeHeight="0" simplePos="0">
                  <wp:simplePos x="0" y="0"/>
                  <wp:positionH relativeFrom="column">
                    <wp:posOffset>135697</wp:posOffset>
                  </wp:positionH>
                  <wp:positionV relativeFrom="paragraph">
                    <wp:posOffset>193253</wp:posOffset>
                  </wp:positionV>
                  <wp:extent cx="3985164" cy="2720340"/>
                  <wp:effectExtent b="0" l="0" r="0" t="0"/>
                  <wp:wrapTopAndBottom distB="0" distT="0"/>
                  <wp:docPr id="3"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3985164" cy="2720340"/>
                          </a:xfrm>
                          <a:prstGeom prst="rect"/>
                          <a:ln/>
                        </pic:spPr>
                      </pic:pic>
                    </a:graphicData>
                  </a:graphic>
                </wp:anchor>
              </w:drawing>
            </w:r>
          </w:del>
        </w:sdtContent>
      </w:sdt>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tool provides options to include pagefile and AD1 files when acquiring the volatile memory.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19" w:right="12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Pagefile: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pagefile (pagefile.sys) is used in Windows operating systems as volatile memory due to limitation of physical random-access memory (RAM). It is located under the “C” partition ready to use as volatile memory when the existing RAM capacity is exceeded. So this file can have quite a bit of valuable data when considering the volatile memory. Therefore, it is recommended to capture and collect this file in the acquisition.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AD1 file: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AD1 is the FTK imager image file. The investigator has the option to create an AD1 file for later use.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Clicking the “capture memory” button will start acquiring the volatile memory.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140840</wp:posOffset>
            </wp:positionH>
            <wp:positionV relativeFrom="paragraph">
              <wp:posOffset>170120</wp:posOffset>
            </wp:positionV>
            <wp:extent cx="3024378" cy="1453896"/>
            <wp:effectExtent b="0" l="0" r="0" t="0"/>
            <wp:wrapTopAndBottom distB="0" distT="0"/>
            <wp:docPr id="11"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3024378" cy="1453896"/>
                    </a:xfrm>
                    <a:prstGeom prst="rect"/>
                    <a:ln/>
                  </pic:spPr>
                </pic:pic>
              </a:graphicData>
            </a:graphic>
          </wp:anchor>
        </w:drawing>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360" w:lineRule="auto"/>
        <w:ind w:left="119" w:right="29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Once the acquisition has completed, the destination folder will have the acquired memory with the file extension of “.mem”.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360" w:lineRule="auto"/>
        <w:ind w:left="119" w:right="29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Acquiring non-volatile memory (Disk Image) using FTK Imager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19" w:right="199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previously stated, this same tool can be used to collect a disk image as well. Open FTK Imager and navigate to “Create Disk Image”.</w:t>
      </w:r>
      <w:r w:rsidDel="00000000" w:rsidR="00000000" w:rsidRPr="00000000">
        <w:drawing>
          <wp:anchor allowOverlap="1" behindDoc="0" distB="0" distT="0" distL="0" distR="0" hidden="0" layoutInCell="1" locked="0" relativeHeight="0" simplePos="0">
            <wp:simplePos x="0" y="0"/>
            <wp:positionH relativeFrom="column">
              <wp:posOffset>94027</wp:posOffset>
            </wp:positionH>
            <wp:positionV relativeFrom="paragraph">
              <wp:posOffset>600976</wp:posOffset>
            </wp:positionV>
            <wp:extent cx="4433740" cy="733044"/>
            <wp:effectExtent b="0" l="0" r="0" t="0"/>
            <wp:wrapTopAndBottom distB="0" distT="0"/>
            <wp:docPr id="9"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4433740" cy="733044"/>
                    </a:xfrm>
                    <a:prstGeom prst="rect"/>
                    <a:ln/>
                  </pic:spPr>
                </pic:pic>
              </a:graphicData>
            </a:graphic>
          </wp:anchor>
        </w:draw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360" w:lineRule="auto"/>
        <w:ind w:left="1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select the source that you need to acquire.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101550</wp:posOffset>
            </wp:positionH>
            <wp:positionV relativeFrom="paragraph">
              <wp:posOffset>140323</wp:posOffset>
            </wp:positionV>
            <wp:extent cx="2566687" cy="2044064"/>
            <wp:effectExtent b="0" l="0" r="0" t="0"/>
            <wp:wrapTopAndBottom distB="0" distT="0"/>
            <wp:docPr id="10"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2566687" cy="2044064"/>
                    </a:xfrm>
                    <a:prstGeom prst="rect"/>
                    <a:ln/>
                  </pic:spPr>
                </pic:pic>
              </a:graphicData>
            </a:graphic>
          </wp:anchor>
        </w:drawing>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119"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FTK Imager is capable of acquiring physical drives (physical hard drives), logical drives (partitions), image files, contents of a folder, or CDs/DVDs. Investigators can connect external HDDs into the collection computer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19" w:right="40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 write blocker and use the “logical drive” option to select the mounted HDD as a partition. Collecting Physical Drives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the “Physical Drive” option.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the drive you need to acquire and click “Finish”.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79187</wp:posOffset>
            </wp:positionH>
            <wp:positionV relativeFrom="paragraph">
              <wp:posOffset>111520</wp:posOffset>
            </wp:positionV>
            <wp:extent cx="2960941" cy="2351151"/>
            <wp:effectExtent b="0" l="0" r="0" t="0"/>
            <wp:wrapTopAndBottom distB="0" distT="0"/>
            <wp:docPr id="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2960941" cy="2351151"/>
                    </a:xfrm>
                    <a:prstGeom prst="rect"/>
                    <a:ln/>
                  </pic:spPr>
                </pic:pic>
              </a:graphicData>
            </a:graphic>
          </wp:anchor>
        </w:drawing>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360" w:lineRule="auto"/>
        <w:ind w:left="119" w:right="1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Raw (dd): This is the image format most commonly used by modern analysis tools. These raw file formatted images do not contain headers, metadata, or magic values. The raw format typically includes padding for any memory ranges that were intentionally skipped (i.e., device memory) or that could not be read by the acquisition tool, which helps maintain spatial integrity (relative offsets among data).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19" w:right="20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This file format is designed for Linux file systems. This format keeps the disk images as pure bitstreams with optional compression. The file consists of a standard 13-byte header followed by a series of sections. Each section includes its type string, a 64-bit offset to the next section, its 64-bit size, padding, and a CRC, in addition to actual data or comments, if applicable.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19" w:right="3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E01: this format is a proprietary format developed by Guidance Software’s EnCase. This format compresses the image file. An image with this format starts with case information in the header and footer, which contains an MD5 hash of the entire bit stream. This case information contains the date and time of acquisition, examiner’s name, special notes and an optional password.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60" w:lineRule="auto"/>
        <w:ind w:left="119" w:right="16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AFF: Advance Forensic Format (AFF) was developed by Simson Garfinkel and Basis Technology. Its latest implementation is AFF4. The goal is to create a disk image format that does not lock the user into a proprietary format that may prevent them from being able to properly analyze it.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enter the case details.</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654616" cy="2374582"/>
            <wp:effectExtent b="0" l="0" r="0" t="0"/>
            <wp:docPr id="5"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2654616" cy="2374582"/>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60" w:lineRule="auto"/>
        <w:ind w:left="119" w:right="408" w:firstLine="0"/>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60" w:lineRule="auto"/>
        <w:ind w:left="119" w:right="408" w:firstLine="0"/>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60" w:lineRule="auto"/>
        <w:ind w:left="119" w:right="40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Add an image destination (where the image file will be saved), image file name and fragment size.</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101195</wp:posOffset>
            </wp:positionH>
            <wp:positionV relativeFrom="paragraph">
              <wp:posOffset>119302</wp:posOffset>
            </wp:positionV>
            <wp:extent cx="2568892" cy="2287143"/>
            <wp:effectExtent b="0" l="0" r="0" t="0"/>
            <wp:wrapTopAndBottom distB="0" distT="0"/>
            <wp:docPr id="2"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2568892" cy="2287143"/>
                    </a:xfrm>
                    <a:prstGeom prst="rect"/>
                    <a:ln/>
                  </pic:spPr>
                </pic:pic>
              </a:graphicData>
            </a:graphic>
          </wp:anchor>
        </w:drawing>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60" w:lineRule="auto"/>
        <w:ind w:left="119" w:right="10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Fragment Size (MB): this option will separate the image file into multiple images and save them in the same destination. If you need only one file instead of creating multiple fragmented images, you must set the image fragment size to “0”.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19" w:right="2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the “verify images after they are created” option. This will verify the hash values once the image has created. In order to ensure integrity, it is recommended to use this option. However, this will increase the time taken to acquire your evidence, especially if you’re dealing with a large disk image size.</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273617" cy="2050256"/>
            <wp:effectExtent b="0" l="0" r="0" t="0"/>
            <wp:docPr id="6"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2273617" cy="205025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sdt>
        <w:sdtPr>
          <w:id w:val="1252518704"/>
          <w:tag w:val="goog_rdk_6"/>
        </w:sdtPr>
        <w:sdtContent>
          <w:ins w:author="CHAKKA SANDEEP 2024-CSE" w:id="3" w:date="2026-08-20T07:57:01Z">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242891</wp:posOffset>
                  </wp:positionV>
                  <wp:extent cx="2457451" cy="1765935"/>
                  <wp:effectExtent b="0" l="0" r="0" t="0"/>
                  <wp:wrapTopAndBottom distB="0" distT="0"/>
                  <wp:docPr id="13"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2457451" cy="1765935"/>
                          </a:xfrm>
                          <a:prstGeom prst="rect"/>
                          <a:ln/>
                        </pic:spPr>
                      </pic:pic>
                    </a:graphicData>
                  </a:graphic>
                </wp:anchor>
              </w:drawing>
            </w:r>
          </w:ins>
        </w:sdtContent>
      </w:sdt>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60" w:lineRule="auto"/>
        <w:ind w:left="1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Click “start” to start acquiring.</w:t>
      </w:r>
      <w:r w:rsidDel="00000000" w:rsidR="00000000" w:rsidRPr="00000000">
        <w:rPr>
          <w:rtl w:val="0"/>
        </w:rPr>
      </w:r>
      <w:sdt>
        <w:sdtPr>
          <w:id w:val="672024817"/>
          <w:tag w:val="goog_rdk_7"/>
        </w:sdtPr>
        <w:sdtContent>
          <w:del w:author="CHAKKA SANDEEP 2024-CSE" w:id="3" w:date="2026-08-20T07:57:01Z">
            <w:r w:rsidDel="00000000" w:rsidR="00000000" w:rsidRPr="00000000">
              <w:drawing>
                <wp:anchor allowOverlap="1" behindDoc="0" distB="0" distT="0" distL="0" distR="0" hidden="0" layoutInCell="1" locked="0" relativeHeight="0" simplePos="0">
                  <wp:simplePos x="0" y="0"/>
                  <wp:positionH relativeFrom="column">
                    <wp:posOffset>81860</wp:posOffset>
                  </wp:positionH>
                  <wp:positionV relativeFrom="paragraph">
                    <wp:posOffset>281414</wp:posOffset>
                  </wp:positionV>
                  <wp:extent cx="2457451" cy="1765935"/>
                  <wp:effectExtent b="0" l="0" r="0" t="0"/>
                  <wp:wrapTopAndBottom distB="0" distT="0"/>
                  <wp:docPr id="12"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2457451" cy="1765935"/>
                          </a:xfrm>
                          <a:prstGeom prst="rect"/>
                          <a:ln/>
                        </pic:spPr>
                      </pic:pic>
                    </a:graphicData>
                  </a:graphic>
                </wp:anchor>
              </w:drawing>
            </w:r>
          </w:del>
        </w:sdtContent>
      </w:sdt>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360" w:lineRule="auto"/>
        <w:ind w:left="1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acquiring is complete, it will create a text file including all the information it has acquired.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360" w:lineRule="auto"/>
        <w:ind w:left="1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624905" cy="1444000"/>
            <wp:effectExtent b="0" l="0" r="0" t="0"/>
            <wp:docPr id="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624905" cy="1444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360" w:lineRule="auto"/>
        <w:ind w:left="1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360" w:lineRule="auto"/>
        <w:ind w:left="1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177438" cy="2275251"/>
            <wp:effectExtent b="0" l="0" r="0" t="0"/>
            <wp:docPr id="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177438" cy="227525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360" w:lineRule="auto"/>
        <w:ind w:left="1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360" w:lineRule="auto"/>
        <w:ind w:left="1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Hash values are matched. </w:t>
      </w:r>
      <w:r w:rsidDel="00000000" w:rsidR="00000000" w:rsidRPr="00000000">
        <w:rPr>
          <w:rtl w:val="0"/>
        </w:rPr>
      </w:r>
    </w:p>
    <w:sectPr>
      <w:headerReference r:id="rId18" w:type="default"/>
      <w:headerReference r:id="rId19" w:type="first"/>
      <w:headerReference r:id="rId20" w:type="even"/>
      <w:footerReference r:id="rId21" w:type="default"/>
      <w:pgSz w:h="15840" w:w="12240" w:orient="portrait"/>
      <w:pgMar w:bottom="280" w:top="1134" w:left="1340" w:right="1340" w:header="86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KARE|SoC|CSE|2024-2025|Digital Forensics|Lab|Ex.No.1</w:t>
    </w:r>
    <w:sdt>
      <w:sdtPr>
        <w:id w:val="-1749921292"/>
        <w:tag w:val="goog_rdk_8"/>
      </w:sdtPr>
      <w:sdtContent>
        <w:ins w:author="SIDAGAM VAMSI CHARAN 2024-CSE" w:id="2" w:date="2026-08-06T06:55:32Z">
          <w:r w:rsidDel="00000000" w:rsidR="00000000" w:rsidRPr="00000000">
            <w:drawing>
              <wp:anchor allowOverlap="1" behindDoc="0" distB="0" distT="0" distL="0" distR="0" hidden="0" layoutInCell="1" locked="0" relativeHeight="0" simplePos="0">
                <wp:simplePos x="0" y="0"/>
                <wp:positionH relativeFrom="column">
                  <wp:posOffset>247650</wp:posOffset>
                </wp:positionH>
                <wp:positionV relativeFrom="paragraph">
                  <wp:posOffset>256242</wp:posOffset>
                </wp:positionV>
                <wp:extent cx="3985164" cy="2720340"/>
                <wp:effectExtent b="0" l="0" r="0" t="0"/>
                <wp:wrapTopAndBottom distB="0" distT="0"/>
                <wp:docPr id="4" name="image7.jpg"/>
                <a:graphic>
                  <a:graphicData uri="http://schemas.openxmlformats.org/drawingml/2006/picture">
                    <pic:pic>
                      <pic:nvPicPr>
                        <pic:cNvPr id="0" name="image7.jpg"/>
                        <pic:cNvPicPr preferRelativeResize="0"/>
                      </pic:nvPicPr>
                      <pic:blipFill>
                        <a:blip r:embed="rId1"/>
                        <a:srcRect b="0" l="0" r="0" t="0"/>
                        <a:stretch>
                          <a:fillRect/>
                        </a:stretch>
                      </pic:blipFill>
                      <pic:spPr>
                        <a:xfrm>
                          <a:off x="0" y="0"/>
                          <a:ext cx="3985164" cy="2720340"/>
                        </a:xfrm>
                        <a:prstGeom prst="rect"/>
                        <a:ln/>
                      </pic:spPr>
                    </pic:pic>
                  </a:graphicData>
                </a:graphic>
              </wp:anchor>
            </w:drawing>
          </w:r>
        </w:ins>
      </w:sdtContent>
    </w:sdt>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3" style="position:absolute;width:539.15pt;height:134.75pt;rotation:315;z-index:-503316481;mso-position-horizontal-relative:margin;mso-position-horizontal:center;mso-position-vertical-relative:margin;mso-position-vertical:center;" fillcolor="#c0c0c0" stroked="f" type="#_x0000_t136">
          <v:fill angle="0" opacity="32768f"/>
          <v:textpath fitshape="t" string="Digital Forensics" style="font-family:&amp;quot;Calibri&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1" style="position:absolute;width:539.15pt;height:134.75pt;rotation:315;z-index:-503316481;mso-position-horizontal-relative:margin;mso-position-horizontal:center;mso-position-vertical-relative:margin;mso-position-vertical:center;" fillcolor="#c0c0c0" stroked="f" type="#_x0000_t136">
          <v:fill angle="0" opacity="32768f"/>
          <v:textpath fitshape="t" string="Digital Forensics"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2" style="position:absolute;width:539.15pt;height:134.75pt;rotation:315;z-index:-503316481;mso-position-horizontal-relative:margin;mso-position-horizontal:center;mso-position-vertical-relative:margin;mso-position-vertical:center;" fillcolor="#c0c0c0" stroked="f" type="#_x0000_t136">
          <v:fill angle="0" opacity="32768f"/>
          <v:textpath fitshape="t" string="Digital Forensics"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39" w:hanging="359.99999999999994"/>
      </w:pPr>
      <w:rPr>
        <w:rFonts w:ascii="Noto Sans Symbols" w:cs="Noto Sans Symbols" w:eastAsia="Noto Sans Symbols" w:hAnsi="Noto Sans Symbols"/>
        <w:sz w:val="22"/>
        <w:szCs w:val="22"/>
      </w:rPr>
    </w:lvl>
    <w:lvl w:ilvl="1">
      <w:start w:val="0"/>
      <w:numFmt w:val="bullet"/>
      <w:lvlText w:val="•"/>
      <w:lvlJc w:val="left"/>
      <w:pPr>
        <w:ind w:left="1712" w:hanging="360"/>
      </w:pPr>
      <w:rPr/>
    </w:lvl>
    <w:lvl w:ilvl="2">
      <w:start w:val="0"/>
      <w:numFmt w:val="bullet"/>
      <w:lvlText w:val="•"/>
      <w:lvlJc w:val="left"/>
      <w:pPr>
        <w:ind w:left="2584" w:hanging="360"/>
      </w:pPr>
      <w:rPr/>
    </w:lvl>
    <w:lvl w:ilvl="3">
      <w:start w:val="0"/>
      <w:numFmt w:val="bullet"/>
      <w:lvlText w:val="•"/>
      <w:lvlJc w:val="left"/>
      <w:pPr>
        <w:ind w:left="3456" w:hanging="360"/>
      </w:pPr>
      <w:rPr/>
    </w:lvl>
    <w:lvl w:ilvl="4">
      <w:start w:val="0"/>
      <w:numFmt w:val="bullet"/>
      <w:lvlText w:val="•"/>
      <w:lvlJc w:val="left"/>
      <w:pPr>
        <w:ind w:left="4328" w:hanging="360"/>
      </w:pPr>
      <w:rPr/>
    </w:lvl>
    <w:lvl w:ilvl="5">
      <w:start w:val="0"/>
      <w:numFmt w:val="bullet"/>
      <w:lvlText w:val="•"/>
      <w:lvlJc w:val="left"/>
      <w:pPr>
        <w:ind w:left="5200" w:hanging="360"/>
      </w:pPr>
      <w:rPr/>
    </w:lvl>
    <w:lvl w:ilvl="6">
      <w:start w:val="0"/>
      <w:numFmt w:val="bullet"/>
      <w:lvlText w:val="•"/>
      <w:lvlJc w:val="left"/>
      <w:pPr>
        <w:ind w:left="6072" w:hanging="360"/>
      </w:pPr>
      <w:rPr/>
    </w:lvl>
    <w:lvl w:ilvl="7">
      <w:start w:val="0"/>
      <w:numFmt w:val="bullet"/>
      <w:lvlText w:val="•"/>
      <w:lvlJc w:val="left"/>
      <w:pPr>
        <w:ind w:left="6944" w:hanging="360"/>
      </w:pPr>
      <w:rPr/>
    </w:lvl>
    <w:lvl w:ilvl="8">
      <w:start w:val="0"/>
      <w:numFmt w:val="bullet"/>
      <w:lvlText w:val="•"/>
      <w:lvlJc w:val="left"/>
      <w:pPr>
        <w:ind w:left="7816"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21" w:lineRule="auto"/>
      <w:ind w:left="119"/>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jpg"/><Relationship Id="rId10" Type="http://schemas.openxmlformats.org/officeDocument/2006/relationships/image" Target="media/image5.jpg"/><Relationship Id="rId21" Type="http://schemas.openxmlformats.org/officeDocument/2006/relationships/footer" Target="footer1.xml"/><Relationship Id="rId13" Type="http://schemas.openxmlformats.org/officeDocument/2006/relationships/image" Target="media/image9.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3.jpg"/><Relationship Id="rId14" Type="http://schemas.openxmlformats.org/officeDocument/2006/relationships/image" Target="media/image8.jpg"/><Relationship Id="rId17" Type="http://schemas.openxmlformats.org/officeDocument/2006/relationships/image" Target="media/image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7.jpg"/><Relationship Id="rId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Lz8fUHDb+t9/J3Dh6RmIU0S2Eg==">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